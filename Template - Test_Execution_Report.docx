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C8A7" w14:textId="473BD3F7" w:rsidR="003618A6" w:rsidRPr="004039DE" w:rsidRDefault="00B42CEB" w:rsidP="004039DE">
      <w:pPr>
        <w:pStyle w:val="Title"/>
        <w:pBdr>
          <w:bottom w:val="none" w:sz="0" w:space="0" w:color="auto"/>
        </w:pBdr>
        <w:spacing w:after="0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4039DE">
        <w:rPr>
          <w:rFonts w:ascii="Arial" w:hAnsi="Arial" w:cs="Arial"/>
          <w:b/>
          <w:bCs/>
          <w:color w:val="000000" w:themeColor="text1"/>
          <w:sz w:val="40"/>
          <w:szCs w:val="40"/>
        </w:rPr>
        <w:t>Test Report</w:t>
      </w:r>
    </w:p>
    <w:p w14:paraId="4B66BF6D" w14:textId="77777777" w:rsidR="004039DE" w:rsidRPr="004039DE" w:rsidRDefault="004039DE" w:rsidP="004039DE">
      <w:pPr>
        <w:rPr>
          <w:color w:val="000000" w:themeColor="text1"/>
        </w:rPr>
      </w:pPr>
    </w:p>
    <w:p w14:paraId="67255ACC" w14:textId="6503D62E" w:rsidR="003618A6" w:rsidRPr="004039DE" w:rsidRDefault="00B42CEB" w:rsidP="004039DE">
      <w:pPr>
        <w:pStyle w:val="Heading1"/>
        <w:numPr>
          <w:ilvl w:val="0"/>
          <w:numId w:val="4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General Information</w:t>
      </w:r>
    </w:p>
    <w:p w14:paraId="2F05BF52" w14:textId="5187EB24" w:rsidR="004039DE" w:rsidRDefault="00B42CEB" w:rsidP="004039D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Project Name: [Project Name]</w:t>
      </w:r>
    </w:p>
    <w:p w14:paraId="27DC85E7" w14:textId="77777777" w:rsidR="004039DE" w:rsidRDefault="00B42CEB" w:rsidP="004039DE">
      <w:pPr>
        <w:pStyle w:val="ListParagraph"/>
        <w:numPr>
          <w:ilvl w:val="0"/>
          <w:numId w:val="6"/>
        </w:numPr>
        <w:spacing w:after="0" w:line="240" w:lineRule="auto"/>
        <w:rPr>
          <w:ins w:id="0" w:author="Abdul Hadi Mohamad" w:date="2025-11-10T16:39:00Z" w16du:dateUtc="2025-11-10T08:39:00Z"/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Test Execution Date: [Test Execution Start Date] – [Test Execution End Date]</w:t>
      </w:r>
    </w:p>
    <w:p w14:paraId="56C6552E" w14:textId="163C5FD5" w:rsidR="00BA522F" w:rsidRDefault="00BA522F" w:rsidP="004039D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ins w:id="1" w:author="Abdul Hadi Mohamad" w:date="2025-11-10T16:39:00Z" w16du:dateUtc="2025-11-10T08:39:00Z">
        <w:r>
          <w:rPr>
            <w:rFonts w:ascii="Arial" w:hAnsi="Arial" w:cs="Arial"/>
            <w:color w:val="000000" w:themeColor="text1"/>
            <w:sz w:val="24"/>
            <w:szCs w:val="24"/>
          </w:rPr>
          <w:t>Test execution location:</w:t>
        </w:r>
      </w:ins>
    </w:p>
    <w:p w14:paraId="3D34B8B7" w14:textId="77777777" w:rsidR="004039DE" w:rsidRDefault="00B42CEB" w:rsidP="004039D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Tester(s): [Tester Name(s)]</w:t>
      </w:r>
    </w:p>
    <w:p w14:paraId="59DAB7DE" w14:textId="77777777" w:rsidR="004039DE" w:rsidRDefault="00B42CEB" w:rsidP="004039D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Test Environment: [Details of the Test Environment (e.g., Operating System, Browser Version, Network Conditions)]</w:t>
      </w:r>
    </w:p>
    <w:p w14:paraId="5F0D5904" w14:textId="77777777" w:rsidR="004039DE" w:rsidRDefault="00B42CEB" w:rsidP="004039D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Version/Build Number: [Software Version or Build Number Under Test]</w:t>
      </w:r>
    </w:p>
    <w:p w14:paraId="6973D9BA" w14:textId="77777777" w:rsidR="004039DE" w:rsidRDefault="00B42CEB" w:rsidP="004039D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Test Cycle: [Cycle/Iteration Number, if applicable]</w:t>
      </w:r>
    </w:p>
    <w:p w14:paraId="05ADC40B" w14:textId="77777777" w:rsidR="004039DE" w:rsidRDefault="00B42CEB" w:rsidP="004039D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Test Manager: [Test Manager’s Name]</w:t>
      </w:r>
    </w:p>
    <w:p w14:paraId="57C3797E" w14:textId="77777777" w:rsidR="004039DE" w:rsidRDefault="00B42CEB" w:rsidP="004039D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Test Lead: [Test Lead’s Name]</w:t>
      </w:r>
    </w:p>
    <w:p w14:paraId="5A6A9DA8" w14:textId="77777777" w:rsidR="004039DE" w:rsidRDefault="00B42CEB" w:rsidP="004039D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Test Case Management Tool: [e.g., JIRA, Quality Center, etc.]</w:t>
      </w:r>
    </w:p>
    <w:p w14:paraId="1F1943CA" w14:textId="2AFA2BAF" w:rsidR="003618A6" w:rsidRPr="004039DE" w:rsidRDefault="00B42CEB" w:rsidP="004039D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Defect Management Tool: [e.g., JIRA, Bugzilla, etc.]</w:t>
      </w:r>
      <w:r w:rsidRPr="004039DE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74A63A4" w14:textId="15374AE7" w:rsidR="003618A6" w:rsidRDefault="00B42CEB" w:rsidP="004039DE">
      <w:pPr>
        <w:pStyle w:val="Heading1"/>
        <w:numPr>
          <w:ilvl w:val="0"/>
          <w:numId w:val="4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Test Summary</w:t>
      </w:r>
    </w:p>
    <w:p w14:paraId="77F18C92" w14:textId="77777777" w:rsidR="004039DE" w:rsidRPr="004039DE" w:rsidRDefault="004039DE" w:rsidP="004039DE"/>
    <w:p w14:paraId="6BDD5A73" w14:textId="4696CB64" w:rsidR="003618A6" w:rsidRDefault="00B42CEB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The test execution for the [Project Name] was carried out for the [Build/Version], with a focus on [key areas tested, e.g., core functionality, integration, performance, etc.]. Below is a summary of the test execution status:</w:t>
      </w:r>
    </w:p>
    <w:p w14:paraId="4BC81DD4" w14:textId="77777777" w:rsidR="004039DE" w:rsidRP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"/>
        <w:gridCol w:w="889"/>
        <w:gridCol w:w="1238"/>
        <w:gridCol w:w="1058"/>
        <w:gridCol w:w="926"/>
        <w:gridCol w:w="1105"/>
        <w:gridCol w:w="1178"/>
        <w:gridCol w:w="1383"/>
      </w:tblGrid>
      <w:tr w:rsidR="004039DE" w:rsidRPr="004039DE" w14:paraId="71302DFB" w14:textId="77777777" w:rsidTr="004039DE">
        <w:tc>
          <w:tcPr>
            <w:tcW w:w="1080" w:type="dxa"/>
            <w:shd w:val="clear" w:color="auto" w:fill="BFBFBF" w:themeFill="background1" w:themeFillShade="BF"/>
          </w:tcPr>
          <w:p w14:paraId="25E3DFBF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Test Suite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320B6081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Total Test Cases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7981FE97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Test Cases Executed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0B10DCDF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Test Cases Passed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20F60DC9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Test Cases Failed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1A7BA965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Test Cases Blocked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151E4536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Test Cases Not Executed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4551E0F7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Pass Percentage</w:t>
            </w:r>
          </w:p>
        </w:tc>
      </w:tr>
      <w:tr w:rsidR="004039DE" w:rsidRPr="004039DE" w14:paraId="3C4D385D" w14:textId="77777777">
        <w:tc>
          <w:tcPr>
            <w:tcW w:w="1080" w:type="dxa"/>
          </w:tcPr>
          <w:p w14:paraId="6060F69C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[Test Suite Name]</w:t>
            </w:r>
          </w:p>
        </w:tc>
        <w:tc>
          <w:tcPr>
            <w:tcW w:w="1080" w:type="dxa"/>
          </w:tcPr>
          <w:p w14:paraId="02E1A541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[Total Test Cases]</w:t>
            </w:r>
          </w:p>
        </w:tc>
        <w:tc>
          <w:tcPr>
            <w:tcW w:w="1080" w:type="dxa"/>
          </w:tcPr>
          <w:p w14:paraId="258D5547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[Executed]</w:t>
            </w:r>
          </w:p>
        </w:tc>
        <w:tc>
          <w:tcPr>
            <w:tcW w:w="1080" w:type="dxa"/>
          </w:tcPr>
          <w:p w14:paraId="3A0D5425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[Passed]</w:t>
            </w:r>
          </w:p>
        </w:tc>
        <w:tc>
          <w:tcPr>
            <w:tcW w:w="1080" w:type="dxa"/>
          </w:tcPr>
          <w:p w14:paraId="2C61E7A2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[Failed]</w:t>
            </w:r>
          </w:p>
        </w:tc>
        <w:tc>
          <w:tcPr>
            <w:tcW w:w="1080" w:type="dxa"/>
          </w:tcPr>
          <w:p w14:paraId="430003AC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[Blocked]</w:t>
            </w:r>
          </w:p>
        </w:tc>
        <w:tc>
          <w:tcPr>
            <w:tcW w:w="1080" w:type="dxa"/>
          </w:tcPr>
          <w:p w14:paraId="7299C4CF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[Not Executed]</w:t>
            </w:r>
          </w:p>
        </w:tc>
        <w:tc>
          <w:tcPr>
            <w:tcW w:w="1080" w:type="dxa"/>
          </w:tcPr>
          <w:p w14:paraId="1020258C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[Pass %]</w:t>
            </w:r>
          </w:p>
        </w:tc>
      </w:tr>
    </w:tbl>
    <w:p w14:paraId="67E94603" w14:textId="77777777" w:rsidR="004039DE" w:rsidRP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77E660C" w14:textId="67EFAF15" w:rsidR="004039DE" w:rsidRDefault="00B42CEB" w:rsidP="004039DE">
      <w:p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Explanation of columns in the Test Summary table:</w:t>
      </w:r>
    </w:p>
    <w:p w14:paraId="69A4B5B5" w14:textId="77777777" w:rsidR="004039DE" w:rsidRDefault="00B42CEB" w:rsidP="004039D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Test Suite: The name of the test suite or group of related test cases.</w:t>
      </w:r>
    </w:p>
    <w:p w14:paraId="674FDEA2" w14:textId="77777777" w:rsidR="004039DE" w:rsidRDefault="00B42CEB" w:rsidP="004039D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Total Test Cases: The total number of test cases planned to be executed in the suite.</w:t>
      </w:r>
    </w:p>
    <w:p w14:paraId="0E0FAF95" w14:textId="77777777" w:rsidR="004039DE" w:rsidRDefault="00B42CEB" w:rsidP="004039D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Test Cases Executed: The number of test cases that were actually executed during the test cycle.</w:t>
      </w:r>
    </w:p>
    <w:p w14:paraId="02BC656E" w14:textId="77777777" w:rsidR="004039DE" w:rsidRDefault="00B42CEB" w:rsidP="004039D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Test Cases Passed: The number of test cases that passed successfully during execution.</w:t>
      </w:r>
    </w:p>
    <w:p w14:paraId="43861C12" w14:textId="77777777" w:rsidR="004039DE" w:rsidRDefault="00B42CEB" w:rsidP="004039D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Test Cases Failed: The number of test cases that failed during execution.</w:t>
      </w:r>
    </w:p>
    <w:p w14:paraId="11D6CD79" w14:textId="77777777" w:rsidR="004039DE" w:rsidRDefault="00B42CEB" w:rsidP="004039D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Test Cases Blocked: The number of test cases that couldn't be executed due to blockers, like environment issues or missing dependencies.</w:t>
      </w:r>
    </w:p>
    <w:p w14:paraId="40751D3E" w14:textId="77777777" w:rsidR="004039DE" w:rsidRDefault="00B42CEB" w:rsidP="004039D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Test Cases Not Executed: The number of test cases that were planned but not executed, due to issues like resource constraints or dependencies.</w:t>
      </w:r>
    </w:p>
    <w:p w14:paraId="79780CB7" w14:textId="131FA7CD" w:rsidR="003618A6" w:rsidRPr="004039DE" w:rsidRDefault="00B42CEB" w:rsidP="004039D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Pass Percentage: The percentage of test cases that passed out of the total executed test cases.</w:t>
      </w:r>
    </w:p>
    <w:p w14:paraId="5CEBB810" w14:textId="77777777" w:rsidR="004039DE" w:rsidRP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D8CCCE2" w14:textId="09A88E69" w:rsidR="003618A6" w:rsidRDefault="00B42CEB" w:rsidP="004039DE">
      <w:pPr>
        <w:pStyle w:val="Heading1"/>
        <w:numPr>
          <w:ilvl w:val="0"/>
          <w:numId w:val="4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Test Execution Results</w:t>
      </w:r>
    </w:p>
    <w:p w14:paraId="16D4E02C" w14:textId="77777777" w:rsidR="004039DE" w:rsidRPr="004039DE" w:rsidRDefault="004039DE" w:rsidP="004039DE"/>
    <w:p w14:paraId="6D9CAC14" w14:textId="77777777" w:rsidR="003618A6" w:rsidRDefault="00B42CEB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The following table provides the detailed test case results for the executed tests:</w:t>
      </w:r>
    </w:p>
    <w:p w14:paraId="07BA9D88" w14:textId="77777777" w:rsidR="004039DE" w:rsidRP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1419"/>
        <w:gridCol w:w="1225"/>
        <w:gridCol w:w="982"/>
        <w:gridCol w:w="884"/>
        <w:gridCol w:w="872"/>
        <w:gridCol w:w="1237"/>
        <w:gridCol w:w="1261"/>
      </w:tblGrid>
      <w:tr w:rsidR="00B42CEB" w:rsidRPr="004039DE" w14:paraId="6D3ADA8B" w14:textId="77777777" w:rsidTr="00694EDB">
        <w:tc>
          <w:tcPr>
            <w:tcW w:w="943" w:type="dxa"/>
            <w:shd w:val="clear" w:color="auto" w:fill="BFBFBF" w:themeFill="background1" w:themeFillShade="BF"/>
          </w:tcPr>
          <w:p w14:paraId="2E825B06" w14:textId="77777777" w:rsidR="00694EDB" w:rsidRPr="004039DE" w:rsidRDefault="00694ED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1427" w:type="dxa"/>
            <w:shd w:val="clear" w:color="auto" w:fill="BFBFBF" w:themeFill="background1" w:themeFillShade="BF"/>
          </w:tcPr>
          <w:p w14:paraId="59EAD443" w14:textId="77777777" w:rsidR="00694EDB" w:rsidRPr="004039DE" w:rsidRDefault="00694ED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Test Case Description</w:t>
            </w:r>
          </w:p>
        </w:tc>
        <w:tc>
          <w:tcPr>
            <w:tcW w:w="1233" w:type="dxa"/>
            <w:shd w:val="clear" w:color="auto" w:fill="BFBFBF" w:themeFill="background1" w:themeFillShade="BF"/>
          </w:tcPr>
          <w:p w14:paraId="20DDFB70" w14:textId="77777777" w:rsidR="00694EDB" w:rsidRPr="004039DE" w:rsidRDefault="00694ED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Test Type</w:t>
            </w:r>
          </w:p>
        </w:tc>
        <w:tc>
          <w:tcPr>
            <w:tcW w:w="1084" w:type="dxa"/>
            <w:shd w:val="clear" w:color="auto" w:fill="BFBFBF" w:themeFill="background1" w:themeFillShade="BF"/>
          </w:tcPr>
          <w:p w14:paraId="7F03BD24" w14:textId="77777777" w:rsidR="00694EDB" w:rsidRPr="004039DE" w:rsidRDefault="00694ED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Test Priority</w:t>
            </w:r>
          </w:p>
        </w:tc>
        <w:tc>
          <w:tcPr>
            <w:tcW w:w="1025" w:type="dxa"/>
            <w:shd w:val="clear" w:color="auto" w:fill="BFBFBF" w:themeFill="background1" w:themeFillShade="BF"/>
          </w:tcPr>
          <w:p w14:paraId="4D7C1CE4" w14:textId="77777777" w:rsidR="00694EDB" w:rsidRPr="004039DE" w:rsidRDefault="00694ED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Status</w:t>
            </w:r>
          </w:p>
        </w:tc>
        <w:tc>
          <w:tcPr>
            <w:tcW w:w="632" w:type="dxa"/>
            <w:shd w:val="clear" w:color="auto" w:fill="BFBFBF" w:themeFill="background1" w:themeFillShade="BF"/>
          </w:tcPr>
          <w:p w14:paraId="4D66A3F6" w14:textId="31DCE984" w:rsidR="00694EDB" w:rsidRPr="004039DE" w:rsidRDefault="00694ED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Tester</w:t>
            </w:r>
          </w:p>
        </w:tc>
        <w:tc>
          <w:tcPr>
            <w:tcW w:w="1244" w:type="dxa"/>
            <w:shd w:val="clear" w:color="auto" w:fill="BFBFBF" w:themeFill="background1" w:themeFillShade="BF"/>
          </w:tcPr>
          <w:p w14:paraId="2D6D389C" w14:textId="723A9B59" w:rsidR="00694EDB" w:rsidRPr="004039DE" w:rsidRDefault="00694ED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1268" w:type="dxa"/>
            <w:shd w:val="clear" w:color="auto" w:fill="BFBFBF" w:themeFill="background1" w:themeFillShade="BF"/>
          </w:tcPr>
          <w:p w14:paraId="52219415" w14:textId="77777777" w:rsidR="00694EDB" w:rsidRPr="004039DE" w:rsidRDefault="00694ED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Execution Time</w:t>
            </w:r>
          </w:p>
        </w:tc>
      </w:tr>
      <w:tr w:rsidR="00694EDB" w:rsidRPr="004039DE" w14:paraId="01696CA1" w14:textId="77777777" w:rsidTr="00694EDB">
        <w:tc>
          <w:tcPr>
            <w:tcW w:w="943" w:type="dxa"/>
          </w:tcPr>
          <w:p w14:paraId="05DEFC70" w14:textId="77777777" w:rsidR="00694EDB" w:rsidRPr="004039DE" w:rsidRDefault="00694ED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TC01</w:t>
            </w:r>
          </w:p>
        </w:tc>
        <w:tc>
          <w:tcPr>
            <w:tcW w:w="1427" w:type="dxa"/>
          </w:tcPr>
          <w:p w14:paraId="5687046A" w14:textId="77777777" w:rsidR="00694EDB" w:rsidRPr="004039DE" w:rsidRDefault="00694ED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Login functionality test</w:t>
            </w:r>
          </w:p>
        </w:tc>
        <w:tc>
          <w:tcPr>
            <w:tcW w:w="1233" w:type="dxa"/>
          </w:tcPr>
          <w:p w14:paraId="14C14B66" w14:textId="77777777" w:rsidR="00694EDB" w:rsidRPr="004039DE" w:rsidRDefault="00694ED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Functional</w:t>
            </w:r>
          </w:p>
        </w:tc>
        <w:tc>
          <w:tcPr>
            <w:tcW w:w="1084" w:type="dxa"/>
          </w:tcPr>
          <w:p w14:paraId="56764951" w14:textId="77777777" w:rsidR="00694EDB" w:rsidRPr="004039DE" w:rsidRDefault="00694ED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High</w:t>
            </w:r>
          </w:p>
        </w:tc>
        <w:tc>
          <w:tcPr>
            <w:tcW w:w="1025" w:type="dxa"/>
          </w:tcPr>
          <w:p w14:paraId="12E78A49" w14:textId="77777777" w:rsidR="00694EDB" w:rsidRPr="004039DE" w:rsidRDefault="00694ED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Pass</w:t>
            </w:r>
          </w:p>
        </w:tc>
        <w:tc>
          <w:tcPr>
            <w:tcW w:w="632" w:type="dxa"/>
          </w:tcPr>
          <w:p w14:paraId="0612FABD" w14:textId="339667B1" w:rsidR="00694EDB" w:rsidRPr="004039DE" w:rsidRDefault="00694EDB" w:rsidP="004039DE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John</w:t>
            </w:r>
          </w:p>
        </w:tc>
        <w:tc>
          <w:tcPr>
            <w:tcW w:w="1244" w:type="dxa"/>
          </w:tcPr>
          <w:p w14:paraId="57B0CE89" w14:textId="75ACED27" w:rsidR="00694EDB" w:rsidRPr="004039DE" w:rsidRDefault="00694ED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Login successful</w:t>
            </w:r>
          </w:p>
        </w:tc>
        <w:tc>
          <w:tcPr>
            <w:tcW w:w="1268" w:type="dxa"/>
          </w:tcPr>
          <w:p w14:paraId="34F04A91" w14:textId="77777777" w:rsidR="00694EDB" w:rsidRPr="004039DE" w:rsidRDefault="00694ED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[Execution Time]</w:t>
            </w:r>
          </w:p>
        </w:tc>
      </w:tr>
    </w:tbl>
    <w:p w14:paraId="58180A1A" w14:textId="77777777" w:rsid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BA62199" w14:textId="2A88C225" w:rsidR="004039DE" w:rsidRPr="004039DE" w:rsidRDefault="00B42CEB" w:rsidP="004039DE">
      <w:p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Explanation of columns in the Test Execution Results table:</w:t>
      </w:r>
    </w:p>
    <w:p w14:paraId="2AE5FB07" w14:textId="53DC0A37" w:rsidR="004039DE" w:rsidRPr="004039DE" w:rsidRDefault="00B42CEB" w:rsidP="004039DE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Test Case ID: A unique identifier for each test case.</w:t>
      </w:r>
    </w:p>
    <w:p w14:paraId="588D0F1C" w14:textId="3E86E7CD" w:rsidR="004039DE" w:rsidRPr="004039DE" w:rsidRDefault="00B42CEB" w:rsidP="004039DE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Test Case Description: A brief description of what the test case is validating or verifying.</w:t>
      </w:r>
    </w:p>
    <w:p w14:paraId="7C7F272D" w14:textId="350EF2B1" w:rsidR="004039DE" w:rsidRPr="004039DE" w:rsidRDefault="00B42CEB" w:rsidP="004039DE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Test Type: The category or type of the test, such as functional, integration, performance, etc.</w:t>
      </w:r>
    </w:p>
    <w:p w14:paraId="21C995FC" w14:textId="77777777" w:rsidR="004039DE" w:rsidRPr="004039DE" w:rsidRDefault="00B42CEB" w:rsidP="004039DE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Test Priority: The importance level of the test case (e.g., High, Medium, Low).</w:t>
      </w:r>
    </w:p>
    <w:p w14:paraId="1A953CC5" w14:textId="77777777" w:rsidR="004039DE" w:rsidRDefault="00B42CEB" w:rsidP="004039DE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Status: The outcome of the test case (e.g., Pass, Fail, Blocked).</w:t>
      </w:r>
    </w:p>
    <w:p w14:paraId="3160BCAE" w14:textId="15F7B8D8" w:rsidR="00694EDB" w:rsidRPr="004039DE" w:rsidRDefault="00694EDB" w:rsidP="004039DE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>
        <w:rPr>
          <w:rFonts w:ascii="Arial" w:hAnsi="Arial" w:cs="Arial"/>
          <w:i/>
          <w:iCs/>
          <w:color w:val="000000" w:themeColor="text1"/>
          <w:sz w:val="20"/>
          <w:szCs w:val="20"/>
        </w:rPr>
        <w:t>Tester: The person who did the test</w:t>
      </w:r>
    </w:p>
    <w:p w14:paraId="51F120EB" w14:textId="77777777" w:rsidR="004039DE" w:rsidRPr="004039DE" w:rsidRDefault="00B42CEB" w:rsidP="004039DE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Remarks: Any additional notes or observations, such as error messages or specific</w:t>
      </w:r>
      <w:r w:rsidR="004039DE"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conditions encountered during testing.</w:t>
      </w:r>
    </w:p>
    <w:p w14:paraId="447908B2" w14:textId="6F20A1EE" w:rsidR="003618A6" w:rsidRPr="004039DE" w:rsidRDefault="00B42CEB" w:rsidP="004039DE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Execution Time: The time taken to execute the test case.</w:t>
      </w:r>
    </w:p>
    <w:p w14:paraId="4B267BB5" w14:textId="77777777" w:rsidR="004039DE" w:rsidRP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24F74F2" w14:textId="7415FBFC" w:rsidR="003618A6" w:rsidRPr="004039DE" w:rsidRDefault="00B42CEB" w:rsidP="004039DE">
      <w:pPr>
        <w:pStyle w:val="Heading1"/>
        <w:numPr>
          <w:ilvl w:val="0"/>
          <w:numId w:val="4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Defects/Issues Found</w:t>
      </w:r>
    </w:p>
    <w:p w14:paraId="75B7D760" w14:textId="77777777" w:rsid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D465CE0" w14:textId="711CB77B" w:rsidR="003618A6" w:rsidRDefault="00B42CEB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Below is a summary of the defects/issues discovered during the test execution:</w:t>
      </w:r>
    </w:p>
    <w:p w14:paraId="46B83B8E" w14:textId="77777777" w:rsidR="004039DE" w:rsidRP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1201"/>
        <w:gridCol w:w="1427"/>
        <w:gridCol w:w="1163"/>
        <w:gridCol w:w="1280"/>
        <w:gridCol w:w="1223"/>
        <w:gridCol w:w="1145"/>
      </w:tblGrid>
      <w:tr w:rsidR="004039DE" w:rsidRPr="004039DE" w14:paraId="634F56B1" w14:textId="77777777" w:rsidTr="004039DE">
        <w:tc>
          <w:tcPr>
            <w:tcW w:w="1234" w:type="dxa"/>
            <w:shd w:val="clear" w:color="auto" w:fill="BFBFBF" w:themeFill="background1" w:themeFillShade="BF"/>
          </w:tcPr>
          <w:p w14:paraId="3F65EC0B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Defect ID</w:t>
            </w:r>
          </w:p>
        </w:tc>
        <w:tc>
          <w:tcPr>
            <w:tcW w:w="1234" w:type="dxa"/>
            <w:shd w:val="clear" w:color="auto" w:fill="BFBFBF" w:themeFill="background1" w:themeFillShade="BF"/>
          </w:tcPr>
          <w:p w14:paraId="441D46C6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Defect Severity</w:t>
            </w:r>
          </w:p>
        </w:tc>
        <w:tc>
          <w:tcPr>
            <w:tcW w:w="1234" w:type="dxa"/>
            <w:shd w:val="clear" w:color="auto" w:fill="BFBFBF" w:themeFill="background1" w:themeFillShade="BF"/>
          </w:tcPr>
          <w:p w14:paraId="3230FF89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234" w:type="dxa"/>
            <w:shd w:val="clear" w:color="auto" w:fill="BFBFBF" w:themeFill="background1" w:themeFillShade="BF"/>
          </w:tcPr>
          <w:p w14:paraId="1CC7E9F0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Status</w:t>
            </w:r>
          </w:p>
        </w:tc>
        <w:tc>
          <w:tcPr>
            <w:tcW w:w="1234" w:type="dxa"/>
            <w:shd w:val="clear" w:color="auto" w:fill="BFBFBF" w:themeFill="background1" w:themeFillShade="BF"/>
          </w:tcPr>
          <w:p w14:paraId="3C665462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Assigned To</w:t>
            </w:r>
          </w:p>
        </w:tc>
        <w:tc>
          <w:tcPr>
            <w:tcW w:w="1234" w:type="dxa"/>
            <w:shd w:val="clear" w:color="auto" w:fill="BFBFBF" w:themeFill="background1" w:themeFillShade="BF"/>
          </w:tcPr>
          <w:p w14:paraId="3CC01648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Reported Date</w:t>
            </w:r>
          </w:p>
        </w:tc>
        <w:tc>
          <w:tcPr>
            <w:tcW w:w="1234" w:type="dxa"/>
            <w:shd w:val="clear" w:color="auto" w:fill="BFBFBF" w:themeFill="background1" w:themeFillShade="BF"/>
          </w:tcPr>
          <w:p w14:paraId="3023AA77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Fix Due Date</w:t>
            </w:r>
          </w:p>
        </w:tc>
      </w:tr>
      <w:tr w:rsidR="004039DE" w:rsidRPr="004039DE" w14:paraId="30545AD1" w14:textId="77777777">
        <w:tc>
          <w:tcPr>
            <w:tcW w:w="1234" w:type="dxa"/>
          </w:tcPr>
          <w:p w14:paraId="75BDBEBB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DEF001</w:t>
            </w:r>
          </w:p>
        </w:tc>
        <w:tc>
          <w:tcPr>
            <w:tcW w:w="1234" w:type="dxa"/>
          </w:tcPr>
          <w:p w14:paraId="0B4B047F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Critical</w:t>
            </w:r>
          </w:p>
        </w:tc>
        <w:tc>
          <w:tcPr>
            <w:tcW w:w="1234" w:type="dxa"/>
          </w:tcPr>
          <w:p w14:paraId="57F839A7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Login failure on incorrect credentials</w:t>
            </w:r>
          </w:p>
        </w:tc>
        <w:tc>
          <w:tcPr>
            <w:tcW w:w="1234" w:type="dxa"/>
          </w:tcPr>
          <w:p w14:paraId="68C89A60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Open</w:t>
            </w:r>
          </w:p>
        </w:tc>
        <w:tc>
          <w:tcPr>
            <w:tcW w:w="1234" w:type="dxa"/>
          </w:tcPr>
          <w:p w14:paraId="72D7457D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[Developer Name]</w:t>
            </w:r>
          </w:p>
        </w:tc>
        <w:tc>
          <w:tcPr>
            <w:tcW w:w="1234" w:type="dxa"/>
          </w:tcPr>
          <w:p w14:paraId="4791CCD6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[Date]</w:t>
            </w:r>
          </w:p>
        </w:tc>
        <w:tc>
          <w:tcPr>
            <w:tcW w:w="1234" w:type="dxa"/>
          </w:tcPr>
          <w:p w14:paraId="3F6C1452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[Date]</w:t>
            </w:r>
          </w:p>
        </w:tc>
      </w:tr>
    </w:tbl>
    <w:p w14:paraId="14549C30" w14:textId="77777777" w:rsid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A077424" w14:textId="09A66D31" w:rsidR="004039DE" w:rsidRDefault="00B42CEB" w:rsidP="004039DE">
      <w:p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Explanation of columns in the Defects/Issues Found table:</w:t>
      </w:r>
    </w:p>
    <w:p w14:paraId="196B4922" w14:textId="77777777" w:rsidR="004039DE" w:rsidRDefault="00B42CEB" w:rsidP="004039DE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Defect ID: A unique identifier for each defect or issue discovered.</w:t>
      </w:r>
    </w:p>
    <w:p w14:paraId="56CFEEE0" w14:textId="77777777" w:rsidR="004039DE" w:rsidRDefault="00B42CEB" w:rsidP="004039DE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Defect Severity: The severity level of the defect (e.g., Critical, High, Medium, Low).</w:t>
      </w:r>
    </w:p>
    <w:p w14:paraId="1FF8E4C1" w14:textId="77777777" w:rsidR="004039DE" w:rsidRDefault="00B42CEB" w:rsidP="004039DE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Description: A brief description of the defect or issue.</w:t>
      </w:r>
    </w:p>
    <w:p w14:paraId="47573682" w14:textId="77777777" w:rsidR="004039DE" w:rsidRDefault="00B42CEB" w:rsidP="004039DE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Status: The current status of the defect (e.g., Open, In Progress, Closed).</w:t>
      </w:r>
    </w:p>
    <w:p w14:paraId="315CFF1F" w14:textId="77777777" w:rsidR="004039DE" w:rsidRDefault="00B42CEB" w:rsidP="004039DE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Assigned To: The person or team responsible for fixing the defect.</w:t>
      </w:r>
    </w:p>
    <w:p w14:paraId="2EBC521A" w14:textId="77777777" w:rsidR="004039DE" w:rsidRDefault="00B42CEB" w:rsidP="004039DE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Reported Date: The date the defect was reported.</w:t>
      </w:r>
    </w:p>
    <w:p w14:paraId="2F2CD347" w14:textId="340E96CF" w:rsidR="003618A6" w:rsidRPr="004039DE" w:rsidRDefault="00B42CEB" w:rsidP="004039DE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4039DE">
        <w:rPr>
          <w:rFonts w:ascii="Arial" w:hAnsi="Arial" w:cs="Arial"/>
          <w:i/>
          <w:iCs/>
          <w:color w:val="000000" w:themeColor="text1"/>
          <w:sz w:val="20"/>
          <w:szCs w:val="20"/>
        </w:rPr>
        <w:t>Fix Due Date: The date by which the defect is expected to be fixed.</w:t>
      </w:r>
    </w:p>
    <w:p w14:paraId="1A963CC3" w14:textId="77777777" w:rsidR="004039DE" w:rsidRP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5B20BFB" w14:textId="45883942" w:rsidR="003618A6" w:rsidRDefault="00B42CEB" w:rsidP="004039DE">
      <w:pPr>
        <w:pStyle w:val="Heading1"/>
        <w:numPr>
          <w:ilvl w:val="0"/>
          <w:numId w:val="4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Test Environment Details</w:t>
      </w:r>
    </w:p>
    <w:p w14:paraId="430F70E8" w14:textId="77777777" w:rsidR="004039DE" w:rsidRPr="004039DE" w:rsidRDefault="004039DE" w:rsidP="004039DE"/>
    <w:p w14:paraId="7A827712" w14:textId="77777777" w:rsidR="003618A6" w:rsidRDefault="00B42CEB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color w:val="000000" w:themeColor="text1"/>
          <w:sz w:val="24"/>
          <w:szCs w:val="24"/>
        </w:rPr>
        <w:t>The following table shows the details of the test environment where the tests were executed:</w:t>
      </w:r>
    </w:p>
    <w:p w14:paraId="70505939" w14:textId="77777777" w:rsidR="004039DE" w:rsidRP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039DE" w:rsidRPr="004039DE" w14:paraId="640C9CA1" w14:textId="77777777" w:rsidTr="004039DE">
        <w:tc>
          <w:tcPr>
            <w:tcW w:w="4320" w:type="dxa"/>
            <w:shd w:val="clear" w:color="auto" w:fill="BFBFBF" w:themeFill="background1" w:themeFillShade="BF"/>
          </w:tcPr>
          <w:p w14:paraId="7A1ED40A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Environment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0BB9700F" w14:textId="77777777" w:rsidR="003618A6" w:rsidRPr="004039DE" w:rsidRDefault="00B42CEB" w:rsidP="004039DE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039DE">
              <w:rPr>
                <w:rFonts w:ascii="Arial" w:hAnsi="Arial" w:cs="Arial"/>
                <w:b/>
                <w:bCs/>
                <w:color w:val="000000" w:themeColor="text1"/>
              </w:rPr>
              <w:t>Details</w:t>
            </w:r>
          </w:p>
        </w:tc>
      </w:tr>
      <w:tr w:rsidR="004039DE" w:rsidRPr="004039DE" w14:paraId="7A024132" w14:textId="77777777">
        <w:tc>
          <w:tcPr>
            <w:tcW w:w="4320" w:type="dxa"/>
          </w:tcPr>
          <w:p w14:paraId="52E1BAA2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Operating System</w:t>
            </w:r>
          </w:p>
        </w:tc>
        <w:tc>
          <w:tcPr>
            <w:tcW w:w="4320" w:type="dxa"/>
          </w:tcPr>
          <w:p w14:paraId="38C1B324" w14:textId="77777777" w:rsidR="003618A6" w:rsidRPr="004039DE" w:rsidRDefault="00B42CEB" w:rsidP="004039DE">
            <w:pPr>
              <w:rPr>
                <w:rFonts w:ascii="Arial" w:hAnsi="Arial" w:cs="Arial"/>
                <w:color w:val="000000" w:themeColor="text1"/>
              </w:rPr>
            </w:pPr>
            <w:r w:rsidRPr="004039DE">
              <w:rPr>
                <w:rFonts w:ascii="Arial" w:hAnsi="Arial" w:cs="Arial"/>
                <w:color w:val="000000" w:themeColor="text1"/>
              </w:rPr>
              <w:t>[OS Version and Configuration]</w:t>
            </w:r>
          </w:p>
        </w:tc>
      </w:tr>
    </w:tbl>
    <w:p w14:paraId="0B9A6735" w14:textId="77777777" w:rsid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38C0231" w14:textId="3BD1C219" w:rsidR="003618A6" w:rsidRPr="004039DE" w:rsidRDefault="004039DE" w:rsidP="004039DE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039DE">
        <w:rPr>
          <w:rFonts w:ascii="Arial" w:hAnsi="Arial" w:cs="Arial"/>
          <w:b/>
          <w:bCs/>
          <w:color w:val="000000" w:themeColor="text1"/>
          <w:sz w:val="24"/>
          <w:szCs w:val="24"/>
        </w:rPr>
        <w:t>Prepared by</w:t>
      </w:r>
      <w:r w:rsidRPr="004039DE">
        <w:rPr>
          <w:rFonts w:ascii="Arial" w:hAnsi="Arial" w:cs="Arial"/>
          <w:b/>
          <w:bCs/>
          <w:color w:val="000000" w:themeColor="text1"/>
          <w:sz w:val="24"/>
          <w:szCs w:val="24"/>
        </w:rPr>
        <w:br/>
      </w:r>
    </w:p>
    <w:p w14:paraId="79F4AAEB" w14:textId="77777777" w:rsid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2CD0AA6" w14:textId="77777777" w:rsid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88B8297" w14:textId="3FB5FBCA" w:rsid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(Name)</w:t>
      </w:r>
      <w:r>
        <w:rPr>
          <w:rFonts w:ascii="Arial" w:hAnsi="Arial" w:cs="Arial"/>
          <w:color w:val="000000" w:themeColor="text1"/>
          <w:sz w:val="24"/>
          <w:szCs w:val="24"/>
        </w:rPr>
        <w:br/>
        <w:t>[Date]</w:t>
      </w:r>
    </w:p>
    <w:p w14:paraId="04A4BCBB" w14:textId="77777777" w:rsid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A1A3A7F" w14:textId="66F8AAD9" w:rsidR="004039DE" w:rsidRDefault="004039DE" w:rsidP="004039DE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Group members:</w:t>
      </w:r>
    </w:p>
    <w:p w14:paraId="10CFF7A1" w14:textId="19864D12" w:rsidR="004039DE" w:rsidRDefault="004039DE" w:rsidP="004039D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Xx</w:t>
      </w:r>
      <w:proofErr w:type="spellEnd"/>
    </w:p>
    <w:p w14:paraId="378DA7F4" w14:textId="2EA5A0FD" w:rsidR="004039DE" w:rsidRDefault="004039DE" w:rsidP="004039D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Xx</w:t>
      </w:r>
      <w:proofErr w:type="spellEnd"/>
    </w:p>
    <w:p w14:paraId="1F68D580" w14:textId="4CA45F43" w:rsidR="004039DE" w:rsidRPr="004039DE" w:rsidRDefault="004039DE" w:rsidP="004039D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xx</w:t>
      </w:r>
    </w:p>
    <w:sectPr w:rsidR="004039DE" w:rsidRPr="004039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4D2918"/>
    <w:multiLevelType w:val="hybridMultilevel"/>
    <w:tmpl w:val="76262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6D4A23"/>
    <w:multiLevelType w:val="hybridMultilevel"/>
    <w:tmpl w:val="C6D677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E6072"/>
    <w:multiLevelType w:val="hybridMultilevel"/>
    <w:tmpl w:val="765AD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14AF0"/>
    <w:multiLevelType w:val="hybridMultilevel"/>
    <w:tmpl w:val="1CEE4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9A72AD"/>
    <w:multiLevelType w:val="hybridMultilevel"/>
    <w:tmpl w:val="465CA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0F6F87"/>
    <w:multiLevelType w:val="hybridMultilevel"/>
    <w:tmpl w:val="68D2BE6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7095781">
    <w:abstractNumId w:val="12"/>
  </w:num>
  <w:num w:numId="2" w16cid:durableId="1258950820">
    <w:abstractNumId w:val="8"/>
  </w:num>
  <w:num w:numId="3" w16cid:durableId="1347830514">
    <w:abstractNumId w:val="7"/>
  </w:num>
  <w:num w:numId="4" w16cid:durableId="1516074416">
    <w:abstractNumId w:val="14"/>
  </w:num>
  <w:num w:numId="5" w16cid:durableId="1589850210">
    <w:abstractNumId w:val="11"/>
  </w:num>
  <w:num w:numId="6" w16cid:durableId="1669559549">
    <w:abstractNumId w:val="13"/>
  </w:num>
  <w:num w:numId="7" w16cid:durableId="1693264931">
    <w:abstractNumId w:val="3"/>
  </w:num>
  <w:num w:numId="8" w16cid:durableId="1766416025">
    <w:abstractNumId w:val="4"/>
  </w:num>
  <w:num w:numId="9" w16cid:durableId="383722036">
    <w:abstractNumId w:val="2"/>
  </w:num>
  <w:num w:numId="10" w16cid:durableId="548302940">
    <w:abstractNumId w:val="9"/>
  </w:num>
  <w:num w:numId="11" w16cid:durableId="611740357">
    <w:abstractNumId w:val="1"/>
  </w:num>
  <w:num w:numId="12" w16cid:durableId="708648690">
    <w:abstractNumId w:val="0"/>
  </w:num>
  <w:num w:numId="13" w16cid:durableId="728655456">
    <w:abstractNumId w:val="6"/>
  </w:num>
  <w:num w:numId="14" w16cid:durableId="810515776">
    <w:abstractNumId w:val="10"/>
  </w:num>
  <w:num w:numId="15" w16cid:durableId="93013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597"/>
    <w:rsid w:val="0015074B"/>
    <w:rsid w:val="0029639D"/>
    <w:rsid w:val="00326F90"/>
    <w:rsid w:val="003618A6"/>
    <w:rsid w:val="004039DE"/>
    <w:rsid w:val="0042523A"/>
    <w:rsid w:val="00566DB7"/>
    <w:rsid w:val="005671A3"/>
    <w:rsid w:val="00694EDB"/>
    <w:rsid w:val="006D0A1C"/>
    <w:rsid w:val="00951EAB"/>
    <w:rsid w:val="009E64CD"/>
    <w:rsid w:val="00AA1D8D"/>
    <w:rsid w:val="00AE69DE"/>
    <w:rsid w:val="00B32F2A"/>
    <w:rsid w:val="00B42CEB"/>
    <w:rsid w:val="00B47730"/>
    <w:rsid w:val="00BA522F"/>
    <w:rsid w:val="00CB0664"/>
    <w:rsid w:val="00D509EB"/>
    <w:rsid w:val="00E93E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DE25A33"/>
  <w14:defaultImageDpi w14:val="300"/>
  <w15:docId w15:val="{B1DA4AF6-E37D-4BC6-869B-FF63646E1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1245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70632592DED42A7802A263739A7F5" ma:contentTypeVersion="18" ma:contentTypeDescription="Create a new document." ma:contentTypeScope="" ma:versionID="5cde47cbd26c6ca0b2ee3cdafea187db">
  <xsd:schema xmlns:xsd="http://www.w3.org/2001/XMLSchema" xmlns:xs="http://www.w3.org/2001/XMLSchema" xmlns:p="http://schemas.microsoft.com/office/2006/metadata/properties" xmlns:ns1="http://schemas.microsoft.com/sharepoint/v3" xmlns:ns2="72cc5adb-f186-46d5-a486-8fcb4809b7a3" xmlns:ns3="ed74c81f-4d04-4f04-91c1-73e61921785c" targetNamespace="http://schemas.microsoft.com/office/2006/metadata/properties" ma:root="true" ma:fieldsID="7f5c39a0eb2fb49772840f66843350b9" ns1:_="" ns2:_="" ns3:_="">
    <xsd:import namespace="http://schemas.microsoft.com/sharepoint/v3"/>
    <xsd:import namespace="72cc5adb-f186-46d5-a486-8fcb4809b7a3"/>
    <xsd:import namespace="ed74c81f-4d04-4f04-91c1-73e61921785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c5adb-f186-46d5-a486-8fcb4809b7a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93ddc55d-af7f-4e9c-8099-96f1e96d8610}" ma:internalName="TaxCatchAll" ma:showField="CatchAllData" ma:web="72cc5adb-f186-46d5-a486-8fcb4809b7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4c81f-4d04-4f04-91c1-73e619217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20ccfd-1a38-4f89-9ca2-1cfc4fc167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74c81f-4d04-4f04-91c1-73e61921785c">
      <Terms xmlns="http://schemas.microsoft.com/office/infopath/2007/PartnerControls"/>
    </lcf76f155ced4ddcb4097134ff3c332f>
    <_ip_UnifiedCompliancePolicyUIAction xmlns="http://schemas.microsoft.com/sharepoint/v3" xsi:nil="true"/>
    <TaxCatchAll xmlns="72cc5adb-f186-46d5-a486-8fcb4809b7a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5CC4A17-F308-42B5-AAD1-BD1C2806F3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22A536-DC08-48D0-9F67-1572696B22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cc5adb-f186-46d5-a486-8fcb4809b7a3"/>
    <ds:schemaRef ds:uri="ed74c81f-4d04-4f04-91c1-73e6192178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CE032C-25B3-458A-844A-021A8CA5508E}">
  <ds:schemaRefs>
    <ds:schemaRef ds:uri="http://schemas.microsoft.com/office/2006/metadata/properties"/>
    <ds:schemaRef ds:uri="http://schemas.microsoft.com/office/infopath/2007/PartnerControls"/>
    <ds:schemaRef ds:uri="ed74c81f-4d04-4f04-91c1-73e61921785c"/>
    <ds:schemaRef ds:uri="http://schemas.microsoft.com/sharepoint/v3"/>
    <ds:schemaRef ds:uri="72cc5adb-f186-46d5-a486-8fcb4809b7a3"/>
  </ds:schemaRefs>
</ds:datastoreItem>
</file>

<file path=docMetadata/LabelInfo.xml><?xml version="1.0" encoding="utf-8"?>
<clbl:labelList xmlns:clbl="http://schemas.microsoft.com/office/2020/mipLabelMetadata">
  <clbl:label id="{43764ec8-39e4-491e-910c-846f393e9864}" enabled="1" method="Standard" siteId="{0a39ee13-5c27-420c-b0af-8e65c692905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590</Words>
  <Characters>3365</Characters>
  <Application>Microsoft Office Word</Application>
  <DocSecurity>0</DocSecurity>
  <Lines>28</Lines>
  <Paragraphs>7</Paragraphs>
  <ScaleCrop>false</ScaleCrop>
  <Manager/>
  <Company/>
  <LinksUpToDate>false</LinksUpToDate>
  <CharactersWithSpaces>3948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Subit Timalsina</cp:lastModifiedBy>
  <cp:revision>9</cp:revision>
  <dcterms:created xsi:type="dcterms:W3CDTF">2026-05-20T02:49:00Z</dcterms:created>
  <dcterms:modified xsi:type="dcterms:W3CDTF">2026-05-20T02:49:00Z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0x01010049D70632592DED42A7802A263739A7F5</vt:lpwstr>
  </property>
  <property fmtid="{D5CDD505-2E9C-101B-9397-08002B2CF9AE}" pid="3" name="Order">
    <vt:r8>483700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